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1DC107" w14:textId="77777777" w:rsidR="009F7158" w:rsidRPr="00E247AA" w:rsidRDefault="009F7158" w:rsidP="009F7158">
      <w:pPr>
        <w:rPr>
          <w:rFonts w:ascii="Arial" w:hAnsi="Arial" w:cs="Arial"/>
          <w:b/>
          <w:szCs w:val="24"/>
          <w:u w:val="single"/>
        </w:rPr>
      </w:pPr>
      <w:r w:rsidRPr="00E247AA">
        <w:rPr>
          <w:rFonts w:ascii="Arial" w:hAnsi="Arial" w:cs="Arial"/>
          <w:b/>
          <w:szCs w:val="24"/>
          <w:u w:val="single"/>
        </w:rPr>
        <w:t>Places</w:t>
      </w:r>
    </w:p>
    <w:p w14:paraId="41830435" w14:textId="77777777" w:rsidR="009F7158" w:rsidRDefault="009F7158" w:rsidP="009F7158">
      <w:pPr>
        <w:rPr>
          <w:rFonts w:ascii="Arial" w:hAnsi="Arial" w:cs="Arial"/>
          <w:szCs w:val="24"/>
        </w:rPr>
      </w:pPr>
    </w:p>
    <w:p w14:paraId="5A4536D9" w14:textId="28E3B02E" w:rsidR="009F7158" w:rsidRPr="000D20FE" w:rsidRDefault="009F7158" w:rsidP="009F7158">
      <w:pPr>
        <w:rPr>
          <w:rFonts w:ascii="Arial" w:hAnsi="Arial" w:cs="Arial"/>
          <w:szCs w:val="24"/>
        </w:rPr>
      </w:pPr>
      <w:r w:rsidRPr="008B0379">
        <w:rPr>
          <w:rFonts w:ascii="Arial" w:hAnsi="Arial" w:cs="Arial"/>
          <w:i/>
          <w:szCs w:val="24"/>
          <w:u w:val="single"/>
        </w:rPr>
        <w:t>Hospitals.</w:t>
      </w:r>
      <w:r>
        <w:rPr>
          <w:rFonts w:ascii="Arial" w:hAnsi="Arial" w:cs="Arial"/>
          <w:szCs w:val="24"/>
        </w:rPr>
        <w:t xml:space="preserve">  Hospitals are licensed by each state.  Hospitals that accept Medicare payments must be accredited by the Joint Commission on Accreditation of Healthcare Organizations (JCAHO).  There are different types of hospitals.  </w:t>
      </w:r>
      <w:ins w:id="0" w:author="rnicholson" w:date="2013-11-19T16:05:00Z">
        <w:r w:rsidR="00B713FF">
          <w:rPr>
            <w:rFonts w:ascii="Arial" w:hAnsi="Arial" w:cs="Arial"/>
            <w:szCs w:val="24"/>
          </w:rPr>
          <w:t xml:space="preserve">Most hospitals are “general” hospitals and care </w:t>
        </w:r>
        <w:r w:rsidR="00B713FF" w:rsidRPr="000D20FE">
          <w:rPr>
            <w:rFonts w:ascii="Arial" w:hAnsi="Arial" w:cs="Arial"/>
            <w:szCs w:val="24"/>
          </w:rPr>
          <w:t xml:space="preserve">for a range of medical conditions.  </w:t>
        </w:r>
      </w:ins>
      <w:r>
        <w:rPr>
          <w:rFonts w:ascii="Arial" w:hAnsi="Arial" w:cs="Arial"/>
          <w:szCs w:val="24"/>
        </w:rPr>
        <w:t xml:space="preserve">Teaching hospitals are associated with health care professional education programs in colleges and universities.  They also may be home to the latest medical research.  One in five hospitals is a teaching hospital.  They also typically have the latest in equipment and procedures.  90% of all teaching hospitals are located in urban areas.  </w:t>
      </w:r>
      <w:del w:id="1" w:author="rnicholson" w:date="2013-11-19T16:05:00Z">
        <w:r w:rsidDel="00B713FF">
          <w:rPr>
            <w:rFonts w:ascii="Arial" w:hAnsi="Arial" w:cs="Arial"/>
            <w:szCs w:val="24"/>
          </w:rPr>
          <w:delText xml:space="preserve">Most hospitals are “general” hospitals and care </w:delText>
        </w:r>
        <w:r w:rsidRPr="000D20FE" w:rsidDel="00B713FF">
          <w:rPr>
            <w:rFonts w:ascii="Arial" w:hAnsi="Arial" w:cs="Arial"/>
            <w:szCs w:val="24"/>
          </w:rPr>
          <w:delText xml:space="preserve">for a range of medical conditions.  </w:delText>
        </w:r>
      </w:del>
      <w:r w:rsidRPr="000D20FE">
        <w:rPr>
          <w:rFonts w:ascii="Arial" w:hAnsi="Arial" w:cs="Arial"/>
          <w:szCs w:val="24"/>
        </w:rPr>
        <w:t xml:space="preserve">“Specialty” hospitals focus on one or more specific diseases or populations.  </w:t>
      </w:r>
    </w:p>
    <w:p w14:paraId="2C561B9E" w14:textId="77777777" w:rsidR="009F7158" w:rsidRPr="000D20FE" w:rsidRDefault="009F7158" w:rsidP="009F7158">
      <w:pPr>
        <w:rPr>
          <w:rFonts w:ascii="Arial" w:hAnsi="Arial" w:cs="Arial"/>
          <w:szCs w:val="24"/>
        </w:rPr>
      </w:pPr>
    </w:p>
    <w:p w14:paraId="7E6E4EBE" w14:textId="619EFB42" w:rsidR="009F7158" w:rsidRPr="002A5204" w:rsidRDefault="009F7158" w:rsidP="009F7158">
      <w:pPr>
        <w:rPr>
          <w:rFonts w:ascii="Arial" w:hAnsi="Arial" w:cs="Arial"/>
          <w:szCs w:val="24"/>
        </w:rPr>
      </w:pPr>
      <w:proofErr w:type="gramStart"/>
      <w:r w:rsidRPr="009A74FB">
        <w:rPr>
          <w:rFonts w:ascii="Arial" w:hAnsi="Arial" w:cs="Arial"/>
          <w:i/>
          <w:szCs w:val="24"/>
          <w:u w:val="single"/>
        </w:rPr>
        <w:t>Long-Term Care Community.</w:t>
      </w:r>
      <w:proofErr w:type="gramEnd"/>
      <w:r w:rsidRPr="000D20FE">
        <w:rPr>
          <w:rFonts w:ascii="Arial" w:hAnsi="Arial" w:cs="Arial"/>
          <w:szCs w:val="24"/>
        </w:rPr>
        <w:t xml:space="preserve">  Sometimes referred to as a “nursing home” or “skilled nursing care facility,” a long-term care community </w:t>
      </w:r>
      <w:ins w:id="2" w:author="rnicholson" w:date="2013-11-19T16:05:00Z">
        <w:r w:rsidR="00B713FF">
          <w:rPr>
            <w:rFonts w:ascii="Arial" w:hAnsi="Arial" w:cs="Arial"/>
            <w:szCs w:val="24"/>
          </w:rPr>
          <w:t xml:space="preserve">is a </w:t>
        </w:r>
      </w:ins>
      <w:r w:rsidRPr="000D20FE">
        <w:rPr>
          <w:rFonts w:ascii="Arial" w:hAnsi="Arial" w:cs="Arial"/>
        </w:rPr>
        <w:t>place of residence for people who require constan</w:t>
      </w:r>
      <w:r>
        <w:rPr>
          <w:rFonts w:ascii="Arial" w:hAnsi="Arial" w:cs="Arial"/>
        </w:rPr>
        <w:t>t nursing c</w:t>
      </w:r>
      <w:r w:rsidRPr="000D20FE">
        <w:rPr>
          <w:rFonts w:ascii="Arial" w:hAnsi="Arial" w:cs="Arial"/>
        </w:rPr>
        <w:t xml:space="preserve">are and have significant deficiencies </w:t>
      </w:r>
      <w:r>
        <w:rPr>
          <w:rFonts w:ascii="Arial" w:hAnsi="Arial" w:cs="Arial"/>
        </w:rPr>
        <w:t>with daily living activities such as bathing, dressing, or grooming.  S</w:t>
      </w:r>
      <w:ins w:id="3" w:author="rnicholson" w:date="2013-11-19T16:06:00Z">
        <w:r w:rsidR="00B713FF">
          <w:rPr>
            <w:rFonts w:ascii="Arial" w:hAnsi="Arial" w:cs="Arial"/>
          </w:rPr>
          <w:t>uch s</w:t>
        </w:r>
      </w:ins>
      <w:r>
        <w:rPr>
          <w:rFonts w:ascii="Arial" w:hAnsi="Arial" w:cs="Arial"/>
        </w:rPr>
        <w:t xml:space="preserve">killed nursing care is partially covered by Medicare reimbursement. Skilled nursing care under Medicare is meant for “short-stay” </w:t>
      </w:r>
      <w:r w:rsidRPr="002A5204">
        <w:rPr>
          <w:rFonts w:ascii="Arial" w:hAnsi="Arial" w:cs="Arial"/>
          <w:szCs w:val="24"/>
        </w:rPr>
        <w:t xml:space="preserve">residents – those who may require rehabilitation services after joint replacement or other surgeries.  </w:t>
      </w:r>
    </w:p>
    <w:p w14:paraId="68CFC0C3" w14:textId="77777777" w:rsidR="009F7158" w:rsidRPr="002A5204" w:rsidRDefault="009F7158" w:rsidP="009F7158">
      <w:pPr>
        <w:rPr>
          <w:rFonts w:ascii="Arial" w:hAnsi="Arial" w:cs="Arial"/>
          <w:szCs w:val="24"/>
        </w:rPr>
      </w:pPr>
    </w:p>
    <w:p w14:paraId="0522EEDB" w14:textId="1E034F90" w:rsidR="009F7158" w:rsidRPr="002A5204" w:rsidRDefault="009F7158" w:rsidP="009F7158">
      <w:pPr>
        <w:rPr>
          <w:rFonts w:ascii="Arial" w:hAnsi="Arial" w:cs="Arial"/>
          <w:szCs w:val="24"/>
        </w:rPr>
      </w:pPr>
      <w:proofErr w:type="gramStart"/>
      <w:r w:rsidRPr="002A5204">
        <w:rPr>
          <w:rFonts w:ascii="Arial" w:hAnsi="Arial" w:cs="Arial"/>
          <w:i/>
          <w:szCs w:val="24"/>
          <w:u w:val="single"/>
        </w:rPr>
        <w:t>Assisted Living Community.</w:t>
      </w:r>
      <w:proofErr w:type="gramEnd"/>
      <w:r w:rsidRPr="002A5204">
        <w:rPr>
          <w:rFonts w:ascii="Arial" w:hAnsi="Arial" w:cs="Arial"/>
          <w:szCs w:val="24"/>
        </w:rPr>
        <w:t xml:space="preserve">  Assisted living facilities are for people needing assistance with daily living activities, but </w:t>
      </w:r>
      <w:ins w:id="4" w:author="rnicholson" w:date="2013-11-19T16:06:00Z">
        <w:r w:rsidR="00B713FF">
          <w:rPr>
            <w:rFonts w:ascii="Arial" w:hAnsi="Arial" w:cs="Arial"/>
            <w:szCs w:val="24"/>
          </w:rPr>
          <w:t xml:space="preserve">who </w:t>
        </w:r>
      </w:ins>
      <w:r w:rsidRPr="002A5204">
        <w:rPr>
          <w:rFonts w:ascii="Arial" w:hAnsi="Arial" w:cs="Arial"/>
          <w:szCs w:val="24"/>
        </w:rPr>
        <w:t>wish</w:t>
      </w:r>
      <w:del w:id="5" w:author="rnicholson" w:date="2013-11-19T16:06:00Z">
        <w:r w:rsidRPr="002A5204" w:rsidDel="00B713FF">
          <w:rPr>
            <w:rFonts w:ascii="Arial" w:hAnsi="Arial" w:cs="Arial"/>
            <w:szCs w:val="24"/>
          </w:rPr>
          <w:delText>ing</w:delText>
        </w:r>
      </w:del>
      <w:r w:rsidRPr="002A5204">
        <w:rPr>
          <w:rFonts w:ascii="Arial" w:hAnsi="Arial" w:cs="Arial"/>
          <w:szCs w:val="24"/>
        </w:rPr>
        <w:t xml:space="preserve"> to live as independently as possible for as long as possible.  Assisted living exists to bridge the gap between independent living and nursing homes.  </w:t>
      </w:r>
      <w:r>
        <w:rPr>
          <w:rFonts w:ascii="Arial" w:hAnsi="Arial" w:cs="Arial"/>
          <w:szCs w:val="24"/>
        </w:rPr>
        <w:t>Nursing care may be provided at additional cost</w:t>
      </w:r>
      <w:del w:id="6" w:author="rnicholson" w:date="2013-11-19T16:07:00Z">
        <w:r w:rsidDel="00B713FF">
          <w:rPr>
            <w:rFonts w:ascii="Arial" w:hAnsi="Arial" w:cs="Arial"/>
            <w:szCs w:val="24"/>
          </w:rPr>
          <w:delText>s</w:delText>
        </w:r>
      </w:del>
      <w:r>
        <w:rPr>
          <w:rFonts w:ascii="Arial" w:hAnsi="Arial" w:cs="Arial"/>
          <w:szCs w:val="24"/>
        </w:rPr>
        <w:t xml:space="preserve"> to residents depending on their needs.  Some assisted living communities also provide dementia-care specialty areas.</w:t>
      </w:r>
    </w:p>
    <w:p w14:paraId="2831FE42" w14:textId="77777777" w:rsidR="009F7158" w:rsidRPr="007F59BF" w:rsidRDefault="009F7158" w:rsidP="009F7158">
      <w:pPr>
        <w:pStyle w:val="NormalWeb"/>
        <w:rPr>
          <w:rFonts w:ascii="Arial" w:hAnsi="Arial" w:cs="Arial"/>
        </w:rPr>
      </w:pPr>
      <w:proofErr w:type="gramStart"/>
      <w:r w:rsidRPr="002A5204">
        <w:rPr>
          <w:rFonts w:ascii="Arial" w:hAnsi="Arial" w:cs="Arial"/>
          <w:i/>
          <w:u w:val="single"/>
        </w:rPr>
        <w:t>Independent Living Community.</w:t>
      </w:r>
      <w:proofErr w:type="gramEnd"/>
      <w:r w:rsidRPr="002A5204">
        <w:rPr>
          <w:rFonts w:ascii="Arial" w:hAnsi="Arial" w:cs="Arial"/>
        </w:rPr>
        <w:t xml:space="preserve">  Independent living is for people who want to and are able to live independently but do not want to maintain a home.  Many people prefer to live in a community with others of the same age and with similar interests.  An independent retirement </w:t>
      </w:r>
      <w:r w:rsidRPr="007F59BF">
        <w:rPr>
          <w:rFonts w:ascii="Arial" w:hAnsi="Arial" w:cs="Arial"/>
        </w:rPr>
        <w:t>community allows for a great deal of social activities and trips.  Many independent living facilities also offer prepared meals and provide a wide range of amenities.  Some</w:t>
      </w:r>
      <w:r>
        <w:rPr>
          <w:rFonts w:ascii="Arial" w:hAnsi="Arial" w:cs="Arial"/>
        </w:rPr>
        <w:t xml:space="preserve"> communities have a “wellness center” staffed by a nurse who may be consulted for minor health concerns. </w:t>
      </w:r>
    </w:p>
    <w:p w14:paraId="20F3F462" w14:textId="6A8BF4BA" w:rsidR="008E6731" w:rsidRDefault="009F7158" w:rsidP="009F7158">
      <w:pPr>
        <w:pStyle w:val="NormalWeb"/>
        <w:rPr>
          <w:ins w:id="7" w:author="rnicholson" w:date="2013-11-19T16:07:00Z"/>
          <w:rFonts w:ascii="Arial" w:hAnsi="Arial" w:cs="Arial"/>
        </w:rPr>
      </w:pPr>
      <w:r>
        <w:rPr>
          <w:noProof/>
        </w:rPr>
        <w:drawing>
          <wp:anchor distT="0" distB="0" distL="114300" distR="114300" simplePos="0" relativeHeight="251660288" behindDoc="1" locked="0" layoutInCell="1" allowOverlap="1" wp14:anchorId="0F15E241" wp14:editId="55959D25">
            <wp:simplePos x="0" y="0"/>
            <wp:positionH relativeFrom="column">
              <wp:align>right</wp:align>
            </wp:positionH>
            <wp:positionV relativeFrom="paragraph">
              <wp:posOffset>45085</wp:posOffset>
            </wp:positionV>
            <wp:extent cx="2256155" cy="2280285"/>
            <wp:effectExtent l="19050" t="0" r="0" b="0"/>
            <wp:wrapTight wrapText="bothSides">
              <wp:wrapPolygon edited="0">
                <wp:start x="-182" y="0"/>
                <wp:lineTo x="-182" y="21474"/>
                <wp:lineTo x="21521" y="21474"/>
                <wp:lineTo x="21521" y="0"/>
                <wp:lineTo x="-182" y="0"/>
              </wp:wrapPolygon>
            </wp:wrapTight>
            <wp:docPr id="2" name="Picture 2" descr="WillCard 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llCard Rm"/>
                    <pic:cNvPicPr>
                      <a:picLocks noChangeAspect="1" noChangeArrowheads="1"/>
                    </pic:cNvPicPr>
                  </pic:nvPicPr>
                  <pic:blipFill>
                    <a:blip r:embed="rId8"/>
                    <a:srcRect/>
                    <a:stretch>
                      <a:fillRect/>
                    </a:stretch>
                  </pic:blipFill>
                  <pic:spPr bwMode="auto">
                    <a:xfrm>
                      <a:off x="0" y="0"/>
                      <a:ext cx="2256155" cy="2280285"/>
                    </a:xfrm>
                    <a:prstGeom prst="rect">
                      <a:avLst/>
                    </a:prstGeom>
                    <a:noFill/>
                    <a:ln w="9525">
                      <a:noFill/>
                      <a:miter lim="800000"/>
                      <a:headEnd/>
                      <a:tailEnd/>
                    </a:ln>
                  </pic:spPr>
                </pic:pic>
              </a:graphicData>
            </a:graphic>
          </wp:anchor>
        </w:drawing>
      </w:r>
      <w:r w:rsidRPr="007F59BF">
        <w:rPr>
          <w:rFonts w:ascii="Arial" w:hAnsi="Arial" w:cs="Arial"/>
          <w:i/>
          <w:u w:val="single"/>
        </w:rPr>
        <w:t>Continuing Care Retirement Community.</w:t>
      </w:r>
      <w:r w:rsidRPr="007F59BF">
        <w:rPr>
          <w:rFonts w:ascii="Arial" w:hAnsi="Arial" w:cs="Arial"/>
        </w:rPr>
        <w:t xml:space="preserve">  Continuing Care Retirement Communities (CCRCs) combine all three levels of care – independent, assisted, and long-term.  The resident can take advantage of the full range of services available</w:t>
      </w:r>
      <w:r w:rsidRPr="002A5204">
        <w:rPr>
          <w:rFonts w:ascii="Arial" w:hAnsi="Arial" w:cs="Arial"/>
        </w:rPr>
        <w:t xml:space="preserve"> and</w:t>
      </w:r>
      <w:ins w:id="8" w:author="rnicholson" w:date="2013-11-19T16:08:00Z">
        <w:r w:rsidR="008E6731">
          <w:rPr>
            <w:rFonts w:ascii="Arial" w:hAnsi="Arial" w:cs="Arial"/>
          </w:rPr>
          <w:t xml:space="preserve"> of</w:t>
        </w:r>
      </w:ins>
      <w:r w:rsidRPr="002A5204">
        <w:rPr>
          <w:rFonts w:ascii="Arial" w:hAnsi="Arial" w:cs="Arial"/>
        </w:rPr>
        <w:t xml:space="preserve"> the ease of transfer to a different type of facility as his or her condition and needs change without needing to look for a new facility, relocate, or adapt to a new setting.</w:t>
      </w:r>
      <w:r>
        <w:rPr>
          <w:rFonts w:ascii="Arial" w:hAnsi="Arial" w:cs="Arial"/>
        </w:rPr>
        <w:t xml:space="preserve"> Many older adults select a CCRC because of the convenience of onsite health care as well as the option to move from one care level to other.  </w:t>
      </w:r>
      <w:r w:rsidRPr="002A5204">
        <w:rPr>
          <w:rFonts w:ascii="Arial" w:hAnsi="Arial" w:cs="Arial"/>
        </w:rPr>
        <w:t>For example, the resident may begin in the independent living residences, move to assisted living as he or she needs help with activities of daily living, and eventually move to the nursing home as ongoing care becomes necessary.</w:t>
      </w:r>
      <w:r>
        <w:rPr>
          <w:rFonts w:ascii="Arial" w:hAnsi="Arial" w:cs="Arial"/>
        </w:rPr>
        <w:t xml:space="preserve"> </w:t>
      </w:r>
    </w:p>
    <w:p w14:paraId="73C1BD66" w14:textId="77777777" w:rsidR="008E6731" w:rsidRDefault="008E6731">
      <w:pPr>
        <w:rPr>
          <w:ins w:id="9" w:author="rnicholson" w:date="2013-11-19T16:07:00Z"/>
          <w:rFonts w:ascii="Arial" w:hAnsi="Arial" w:cs="Arial"/>
          <w:bCs w:val="0"/>
          <w:snapToGrid/>
          <w:szCs w:val="24"/>
        </w:rPr>
      </w:pPr>
      <w:ins w:id="10" w:author="rnicholson" w:date="2013-11-19T16:07:00Z">
        <w:r>
          <w:rPr>
            <w:rFonts w:ascii="Arial" w:hAnsi="Arial" w:cs="Arial"/>
          </w:rPr>
          <w:br w:type="page"/>
        </w:r>
      </w:ins>
    </w:p>
    <w:p w14:paraId="728055B4" w14:textId="77777777" w:rsidR="009F7158" w:rsidRPr="002A5204" w:rsidRDefault="009F7158" w:rsidP="009F7158">
      <w:pPr>
        <w:pStyle w:val="NormalWeb"/>
      </w:pPr>
    </w:p>
    <w:p w14:paraId="49F3153D" w14:textId="77777777" w:rsidR="009F7158" w:rsidRPr="002A5204" w:rsidRDefault="009F7158" w:rsidP="009F7158">
      <w:pPr>
        <w:rPr>
          <w:rFonts w:ascii="Arial" w:hAnsi="Arial" w:cs="Arial"/>
          <w:i/>
          <w:szCs w:val="24"/>
          <w:u w:val="single"/>
        </w:rPr>
      </w:pPr>
      <w:r w:rsidRPr="002A5204">
        <w:rPr>
          <w:rFonts w:ascii="Arial" w:hAnsi="Arial" w:cs="Arial"/>
          <w:i/>
          <w:szCs w:val="24"/>
          <w:u w:val="single"/>
        </w:rPr>
        <w:t>Place Resources</w:t>
      </w:r>
    </w:p>
    <w:p w14:paraId="0D82A380" w14:textId="77777777" w:rsidR="009F7158" w:rsidRDefault="009F7158" w:rsidP="009F7158">
      <w:pPr>
        <w:rPr>
          <w:rFonts w:ascii="Arial" w:hAnsi="Arial" w:cs="Arial"/>
          <w:szCs w:val="24"/>
        </w:rPr>
      </w:pPr>
    </w:p>
    <w:p w14:paraId="67C70CE9" w14:textId="77777777" w:rsidR="009F7158" w:rsidRDefault="009F7158" w:rsidP="009F7158">
      <w:pPr>
        <w:rPr>
          <w:rFonts w:ascii="Arial" w:hAnsi="Arial" w:cs="Arial"/>
          <w:szCs w:val="24"/>
        </w:rPr>
      </w:pPr>
      <w:r w:rsidRPr="00E247AA">
        <w:rPr>
          <w:rFonts w:ascii="Arial" w:hAnsi="Arial" w:cs="Arial"/>
          <w:i/>
          <w:szCs w:val="24"/>
        </w:rPr>
        <w:t>How do I find out if a hospital is JCAHO accredited?</w:t>
      </w:r>
      <w:r>
        <w:rPr>
          <w:rFonts w:ascii="Arial" w:hAnsi="Arial" w:cs="Arial"/>
          <w:szCs w:val="24"/>
        </w:rPr>
        <w:t xml:space="preserve">  Visit the JCAHO website at </w:t>
      </w:r>
      <w:hyperlink r:id="rId9" w:history="1">
        <w:r w:rsidRPr="005E1A0B">
          <w:rPr>
            <w:rStyle w:val="Hyperlink"/>
            <w:rFonts w:ascii="Arial" w:hAnsi="Arial" w:cs="Arial"/>
            <w:szCs w:val="24"/>
          </w:rPr>
          <w:t>www.jcaho.org</w:t>
        </w:r>
      </w:hyperlink>
      <w:r>
        <w:rPr>
          <w:rFonts w:ascii="Arial" w:hAnsi="Arial" w:cs="Arial"/>
          <w:szCs w:val="24"/>
        </w:rPr>
        <w:t xml:space="preserve"> and check under the heading “Quality Check.” </w:t>
      </w:r>
    </w:p>
    <w:p w14:paraId="5A473550" w14:textId="77777777" w:rsidR="009F7158" w:rsidRDefault="009F7158" w:rsidP="009F7158">
      <w:pPr>
        <w:rPr>
          <w:rFonts w:ascii="Arial" w:hAnsi="Arial" w:cs="Arial"/>
          <w:szCs w:val="24"/>
        </w:rPr>
      </w:pPr>
    </w:p>
    <w:p w14:paraId="78D522C3" w14:textId="77777777" w:rsidR="009F7158" w:rsidRDefault="009F7158" w:rsidP="009F7158">
      <w:pPr>
        <w:rPr>
          <w:rFonts w:ascii="Arial" w:hAnsi="Arial" w:cs="Arial"/>
          <w:szCs w:val="24"/>
        </w:rPr>
      </w:pPr>
      <w:r w:rsidRPr="00352537">
        <w:rPr>
          <w:rFonts w:ascii="Arial" w:hAnsi="Arial" w:cs="Arial"/>
          <w:i/>
          <w:szCs w:val="24"/>
        </w:rPr>
        <w:t>How do I compare hospitals in terms of performance measures?</w:t>
      </w:r>
      <w:r>
        <w:rPr>
          <w:rFonts w:ascii="Arial" w:hAnsi="Arial" w:cs="Arial"/>
          <w:szCs w:val="24"/>
        </w:rPr>
        <w:t xml:space="preserve">  Because only 1% of hospitals “fail” JCAHO accreditation, you want to use some other benchmarks to evaluate care performance.  Two resources are:</w:t>
      </w:r>
    </w:p>
    <w:p w14:paraId="23A397D7" w14:textId="77777777" w:rsidR="009F7158" w:rsidRDefault="009F7158" w:rsidP="009F7158">
      <w:pPr>
        <w:rPr>
          <w:rFonts w:ascii="Arial" w:hAnsi="Arial" w:cs="Arial"/>
          <w:szCs w:val="24"/>
        </w:rPr>
      </w:pPr>
    </w:p>
    <w:p w14:paraId="5604D677" w14:textId="77777777" w:rsidR="009F7158" w:rsidRDefault="009F7158" w:rsidP="009F7158">
      <w:pPr>
        <w:numPr>
          <w:ilvl w:val="0"/>
          <w:numId w:val="3"/>
        </w:numPr>
        <w:rPr>
          <w:rFonts w:ascii="Arial" w:hAnsi="Arial" w:cs="Arial"/>
          <w:szCs w:val="24"/>
        </w:rPr>
      </w:pPr>
      <w:proofErr w:type="spellStart"/>
      <w:r>
        <w:rPr>
          <w:rFonts w:ascii="Arial" w:hAnsi="Arial" w:cs="Arial"/>
          <w:szCs w:val="24"/>
        </w:rPr>
        <w:t>Medicare.gov’s</w:t>
      </w:r>
      <w:proofErr w:type="spellEnd"/>
      <w:r>
        <w:rPr>
          <w:rFonts w:ascii="Arial" w:hAnsi="Arial" w:cs="Arial"/>
          <w:szCs w:val="24"/>
        </w:rPr>
        <w:t xml:space="preserve"> Hospital Compare website - </w:t>
      </w:r>
      <w:hyperlink r:id="rId10" w:history="1">
        <w:r w:rsidRPr="005E1A0B">
          <w:rPr>
            <w:rStyle w:val="Hyperlink"/>
            <w:rFonts w:ascii="Arial" w:hAnsi="Arial" w:cs="Arial"/>
            <w:szCs w:val="24"/>
          </w:rPr>
          <w:t>www.hospitalcompare.hhs.gov</w:t>
        </w:r>
      </w:hyperlink>
    </w:p>
    <w:p w14:paraId="12A47863" w14:textId="77777777" w:rsidR="009F7158" w:rsidRDefault="009F7158" w:rsidP="009F7158">
      <w:pPr>
        <w:numPr>
          <w:ilvl w:val="0"/>
          <w:numId w:val="3"/>
        </w:numPr>
        <w:rPr>
          <w:rFonts w:ascii="Arial" w:hAnsi="Arial" w:cs="Arial"/>
          <w:szCs w:val="24"/>
        </w:rPr>
      </w:pPr>
      <w:proofErr w:type="spellStart"/>
      <w:r>
        <w:rPr>
          <w:rFonts w:ascii="Arial" w:hAnsi="Arial" w:cs="Arial"/>
          <w:szCs w:val="24"/>
        </w:rPr>
        <w:t>HealthGrade</w:t>
      </w:r>
      <w:proofErr w:type="spellEnd"/>
      <w:r>
        <w:rPr>
          <w:rFonts w:ascii="Arial" w:hAnsi="Arial" w:cs="Arial"/>
          <w:szCs w:val="24"/>
        </w:rPr>
        <w:t xml:space="preserve"> (independent health care rating organization) - </w:t>
      </w:r>
      <w:hyperlink r:id="rId11" w:history="1">
        <w:r w:rsidRPr="005E1A0B">
          <w:rPr>
            <w:rStyle w:val="Hyperlink"/>
            <w:rFonts w:ascii="Arial" w:hAnsi="Arial" w:cs="Arial"/>
            <w:szCs w:val="24"/>
          </w:rPr>
          <w:t>www.healthgrades.com</w:t>
        </w:r>
      </w:hyperlink>
    </w:p>
    <w:p w14:paraId="4AAB29AF" w14:textId="77777777" w:rsidR="009F7158" w:rsidRDefault="009F7158" w:rsidP="009F7158">
      <w:pPr>
        <w:rPr>
          <w:rFonts w:ascii="Arial" w:hAnsi="Arial" w:cs="Arial"/>
          <w:szCs w:val="24"/>
        </w:rPr>
      </w:pPr>
    </w:p>
    <w:p w14:paraId="236AEF80" w14:textId="77777777" w:rsidR="009F7158" w:rsidRDefault="009F7158" w:rsidP="009F7158">
      <w:pPr>
        <w:rPr>
          <w:rFonts w:ascii="Arial" w:hAnsi="Arial" w:cs="Arial"/>
          <w:szCs w:val="24"/>
        </w:rPr>
      </w:pPr>
      <w:r w:rsidRPr="009A74FB">
        <w:rPr>
          <w:rFonts w:ascii="Arial" w:hAnsi="Arial" w:cs="Arial"/>
          <w:i/>
          <w:szCs w:val="24"/>
        </w:rPr>
        <w:t>How do I compare nursing homes in terms of performance measures?</w:t>
      </w:r>
      <w:r>
        <w:rPr>
          <w:rFonts w:ascii="Arial" w:hAnsi="Arial" w:cs="Arial"/>
          <w:szCs w:val="24"/>
        </w:rPr>
        <w:t xml:space="preserve"> Visit the Nursing Home Compare website at </w:t>
      </w:r>
      <w:hyperlink r:id="rId12" w:history="1">
        <w:r w:rsidRPr="005E1A0B">
          <w:rPr>
            <w:rStyle w:val="Hyperlink"/>
            <w:rFonts w:ascii="Arial" w:hAnsi="Arial" w:cs="Arial"/>
            <w:szCs w:val="24"/>
          </w:rPr>
          <w:t>http://www.medicare.gov/NHCompare/</w:t>
        </w:r>
      </w:hyperlink>
    </w:p>
    <w:p w14:paraId="5872BB91" w14:textId="77777777" w:rsidR="009F7158" w:rsidRDefault="009F7158" w:rsidP="009F7158">
      <w:pPr>
        <w:rPr>
          <w:rFonts w:ascii="Arial" w:hAnsi="Arial" w:cs="Arial"/>
          <w:szCs w:val="24"/>
        </w:rPr>
      </w:pPr>
      <w:r>
        <w:rPr>
          <w:rFonts w:ascii="Arial" w:hAnsi="Arial" w:cs="Arial"/>
          <w:szCs w:val="24"/>
        </w:rPr>
        <w:t xml:space="preserve"> </w:t>
      </w:r>
    </w:p>
    <w:p w14:paraId="4492A11D" w14:textId="77777777" w:rsidR="009F7158" w:rsidRPr="00FD01CF" w:rsidRDefault="009F7158" w:rsidP="009F7158">
      <w:pPr>
        <w:rPr>
          <w:rFonts w:ascii="Arial" w:hAnsi="Arial" w:cs="Arial"/>
          <w:szCs w:val="24"/>
          <w:highlight w:val="yellow"/>
        </w:rPr>
      </w:pPr>
      <w:r w:rsidRPr="00FD01CF">
        <w:rPr>
          <w:rFonts w:ascii="Arial" w:hAnsi="Arial" w:cs="Arial"/>
          <w:i/>
          <w:szCs w:val="24"/>
          <w:highlight w:val="yellow"/>
        </w:rPr>
        <w:t>Where can I learn more about assisted living?</w:t>
      </w:r>
      <w:r w:rsidRPr="00FD01CF">
        <w:rPr>
          <w:rFonts w:ascii="Arial" w:hAnsi="Arial" w:cs="Arial"/>
          <w:szCs w:val="24"/>
          <w:highlight w:val="yellow"/>
        </w:rPr>
        <w:t xml:space="preserve">  Visit the nonprofit resource at </w:t>
      </w:r>
      <w:hyperlink r:id="rId13" w:history="1">
        <w:r w:rsidRPr="00FD01CF">
          <w:rPr>
            <w:rStyle w:val="Hyperlink"/>
            <w:rFonts w:ascii="Arial" w:hAnsi="Arial" w:cs="Arial"/>
            <w:szCs w:val="24"/>
            <w:highlight w:val="yellow"/>
          </w:rPr>
          <w:t>www.helpguide.org</w:t>
        </w:r>
      </w:hyperlink>
      <w:r w:rsidRPr="00FD01CF">
        <w:rPr>
          <w:rFonts w:ascii="Arial" w:hAnsi="Arial" w:cs="Arial"/>
          <w:szCs w:val="24"/>
          <w:highlight w:val="yellow"/>
        </w:rPr>
        <w:t xml:space="preserve"> for information about what is offered in assisted living</w:t>
      </w:r>
      <w:r w:rsidR="00FD01CF" w:rsidRPr="00FD01CF">
        <w:rPr>
          <w:rFonts w:ascii="Arial" w:hAnsi="Arial" w:cs="Arial"/>
          <w:szCs w:val="24"/>
          <w:highlight w:val="yellow"/>
        </w:rPr>
        <w:t xml:space="preserve"> (search Assisted Living)</w:t>
      </w:r>
      <w:r w:rsidRPr="00FD01CF">
        <w:rPr>
          <w:rFonts w:ascii="Arial" w:hAnsi="Arial" w:cs="Arial"/>
          <w:szCs w:val="24"/>
          <w:highlight w:val="yellow"/>
        </w:rPr>
        <w:t xml:space="preserve">, how to choose a community, and approximate costs.  </w:t>
      </w:r>
    </w:p>
    <w:p w14:paraId="483B9D8B" w14:textId="77777777" w:rsidR="009F7158" w:rsidRPr="00FD01CF" w:rsidRDefault="009F7158" w:rsidP="009F7158">
      <w:pPr>
        <w:rPr>
          <w:rFonts w:ascii="Arial" w:hAnsi="Arial" w:cs="Arial"/>
          <w:i/>
          <w:szCs w:val="24"/>
          <w:highlight w:val="yellow"/>
        </w:rPr>
      </w:pPr>
    </w:p>
    <w:p w14:paraId="3217A654" w14:textId="77777777" w:rsidR="009F7158" w:rsidRPr="00000C7E" w:rsidRDefault="009F7158" w:rsidP="009F7158">
      <w:pPr>
        <w:rPr>
          <w:rFonts w:ascii="Arial" w:hAnsi="Arial" w:cs="Arial"/>
          <w:szCs w:val="24"/>
        </w:rPr>
      </w:pPr>
      <w:r w:rsidRPr="00FD01CF">
        <w:rPr>
          <w:rFonts w:ascii="Arial" w:hAnsi="Arial" w:cs="Arial"/>
          <w:i/>
          <w:szCs w:val="24"/>
          <w:highlight w:val="yellow"/>
        </w:rPr>
        <w:t>Where can I learn more about CCRCs?</w:t>
      </w:r>
      <w:r w:rsidRPr="00FD01CF">
        <w:rPr>
          <w:rFonts w:ascii="Arial" w:hAnsi="Arial" w:cs="Arial"/>
          <w:szCs w:val="24"/>
          <w:highlight w:val="yellow"/>
        </w:rPr>
        <w:t xml:space="preserve">  Visit the nonprofit resource at </w:t>
      </w:r>
      <w:hyperlink r:id="rId14" w:history="1">
        <w:r w:rsidRPr="00FD01CF">
          <w:rPr>
            <w:rStyle w:val="Hyperlink"/>
            <w:rFonts w:ascii="Arial" w:hAnsi="Arial" w:cs="Arial"/>
            <w:szCs w:val="24"/>
            <w:highlight w:val="yellow"/>
          </w:rPr>
          <w:t>www.helpguide.org</w:t>
        </w:r>
      </w:hyperlink>
      <w:r w:rsidRPr="00FD01CF">
        <w:rPr>
          <w:rFonts w:ascii="Arial" w:hAnsi="Arial" w:cs="Arial"/>
          <w:szCs w:val="24"/>
          <w:highlight w:val="yellow"/>
        </w:rPr>
        <w:t xml:space="preserve"> for information about CCRCs</w:t>
      </w:r>
      <w:r w:rsidR="00FD01CF" w:rsidRPr="00FD01CF">
        <w:rPr>
          <w:rFonts w:ascii="Arial" w:hAnsi="Arial" w:cs="Arial"/>
          <w:szCs w:val="24"/>
          <w:highlight w:val="yellow"/>
        </w:rPr>
        <w:t xml:space="preserve"> (search CCRC)</w:t>
      </w:r>
      <w:r w:rsidRPr="00FD01CF">
        <w:rPr>
          <w:rFonts w:ascii="Arial" w:hAnsi="Arial" w:cs="Arial"/>
          <w:szCs w:val="24"/>
          <w:highlight w:val="yellow"/>
        </w:rPr>
        <w:t>, how they compare to other types of senior living options, what to look for in choosing a CCRC, and approximate costs</w:t>
      </w:r>
      <w:commentRangeStart w:id="11"/>
      <w:r w:rsidRPr="00FD01CF">
        <w:rPr>
          <w:rFonts w:ascii="Arial" w:hAnsi="Arial" w:cs="Arial"/>
          <w:szCs w:val="24"/>
          <w:highlight w:val="yellow"/>
        </w:rPr>
        <w:t>.</w:t>
      </w:r>
    </w:p>
    <w:commentRangeEnd w:id="11"/>
    <w:p w14:paraId="5054AD45" w14:textId="77777777" w:rsidR="009F7158" w:rsidRPr="00000C7E" w:rsidRDefault="008E6731" w:rsidP="009F7158">
      <w:pPr>
        <w:rPr>
          <w:rFonts w:ascii="Arial" w:hAnsi="Arial" w:cs="Arial"/>
          <w:szCs w:val="24"/>
        </w:rPr>
      </w:pPr>
      <w:r>
        <w:rPr>
          <w:rStyle w:val="CommentReference"/>
        </w:rPr>
        <w:commentReference w:id="11"/>
      </w:r>
    </w:p>
    <w:p w14:paraId="5B881837" w14:textId="77777777" w:rsidR="008E2D35" w:rsidRPr="00C73D8E" w:rsidRDefault="008E2D35" w:rsidP="00C73D8E">
      <w:pPr>
        <w:rPr>
          <w:szCs w:val="24"/>
        </w:rPr>
      </w:pPr>
    </w:p>
    <w:sectPr w:rsidR="008E2D35" w:rsidRPr="00C73D8E" w:rsidSect="00C73D8E">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rnicholson" w:date="2013-11-19T16:10:00Z" w:initials="r">
    <w:p w14:paraId="0FE22317" w14:textId="06DE5406" w:rsidR="008E6731" w:rsidRDefault="008E6731">
      <w:pPr>
        <w:pStyle w:val="CommentText"/>
      </w:pPr>
      <w:r>
        <w:rPr>
          <w:rStyle w:val="CommentReference"/>
        </w:rPr>
        <w:annotationRef/>
      </w:r>
      <w:r>
        <w:t>Why is this highlighted?</w:t>
      </w:r>
      <w:bookmarkStart w:id="12" w:name="_GoBack"/>
      <w:bookmarkEnd w:id="12"/>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DDAAC" w14:textId="77777777" w:rsidR="00BF1741" w:rsidRDefault="00BF1741">
      <w:r>
        <w:separator/>
      </w:r>
    </w:p>
  </w:endnote>
  <w:endnote w:type="continuationSeparator" w:id="0">
    <w:p w14:paraId="1E7C4C8C" w14:textId="77777777" w:rsidR="00BF1741" w:rsidRDefault="00BF1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4801FE" w14:textId="77777777" w:rsidR="00BF1741" w:rsidRDefault="00BF1741">
      <w:r>
        <w:separator/>
      </w:r>
    </w:p>
  </w:footnote>
  <w:footnote w:type="continuationSeparator" w:id="0">
    <w:p w14:paraId="6ADFBD39" w14:textId="77777777" w:rsidR="00BF1741" w:rsidRDefault="00BF17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9C3BA0"/>
    <w:multiLevelType w:val="hybridMultilevel"/>
    <w:tmpl w:val="506EF088"/>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64E329C6"/>
    <w:multiLevelType w:val="hybridMultilevel"/>
    <w:tmpl w:val="7132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0A4016"/>
    <w:multiLevelType w:val="hybridMultilevel"/>
    <w:tmpl w:val="9D044FAC"/>
    <w:lvl w:ilvl="0" w:tplc="0428E8AA">
      <w:start w:val="1"/>
      <w:numFmt w:val="bullet"/>
      <w:pStyle w:val="ActionItems"/>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6B7"/>
    <w:rsid w:val="000639E5"/>
    <w:rsid w:val="00094F97"/>
    <w:rsid w:val="00095751"/>
    <w:rsid w:val="000F6C1E"/>
    <w:rsid w:val="00173CD4"/>
    <w:rsid w:val="00205F8B"/>
    <w:rsid w:val="002343DF"/>
    <w:rsid w:val="00250371"/>
    <w:rsid w:val="0029124A"/>
    <w:rsid w:val="00327541"/>
    <w:rsid w:val="003834F5"/>
    <w:rsid w:val="003E3399"/>
    <w:rsid w:val="00421543"/>
    <w:rsid w:val="004236FE"/>
    <w:rsid w:val="00475C27"/>
    <w:rsid w:val="004D4EC0"/>
    <w:rsid w:val="005F44E2"/>
    <w:rsid w:val="00674BEA"/>
    <w:rsid w:val="00773A9B"/>
    <w:rsid w:val="007B31E7"/>
    <w:rsid w:val="008145A0"/>
    <w:rsid w:val="00831488"/>
    <w:rsid w:val="008E2D35"/>
    <w:rsid w:val="008E6731"/>
    <w:rsid w:val="0091279E"/>
    <w:rsid w:val="00955C4F"/>
    <w:rsid w:val="009B79A6"/>
    <w:rsid w:val="009F7158"/>
    <w:rsid w:val="00A057A4"/>
    <w:rsid w:val="00A253AD"/>
    <w:rsid w:val="00A40585"/>
    <w:rsid w:val="00B206B7"/>
    <w:rsid w:val="00B713FF"/>
    <w:rsid w:val="00BF1741"/>
    <w:rsid w:val="00C34900"/>
    <w:rsid w:val="00C73D8E"/>
    <w:rsid w:val="00C8417F"/>
    <w:rsid w:val="00CF2EE2"/>
    <w:rsid w:val="00D91265"/>
    <w:rsid w:val="00E85A58"/>
    <w:rsid w:val="00F15556"/>
    <w:rsid w:val="00F96FE6"/>
    <w:rsid w:val="00FD01CF"/>
    <w:rsid w:val="00FF24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903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7158"/>
    <w:rPr>
      <w:bCs/>
      <w:snapToGrid w:val="0"/>
      <w:sz w:val="24"/>
    </w:rPr>
  </w:style>
  <w:style w:type="paragraph" w:styleId="Heading1">
    <w:name w:val="heading 1"/>
    <w:basedOn w:val="Normal"/>
    <w:next w:val="Normal"/>
    <w:qFormat/>
    <w:rsid w:val="00421543"/>
    <w:pPr>
      <w:keepNext/>
      <w:spacing w:before="240" w:after="60"/>
      <w:outlineLvl w:val="0"/>
    </w:pPr>
    <w:rPr>
      <w:rFonts w:ascii="Tahoma" w:hAnsi="Tahoma" w:cs="Arial"/>
      <w:b/>
      <w:smallCaps/>
      <w:kern w:val="32"/>
      <w:sz w:val="40"/>
      <w:szCs w:val="40"/>
    </w:rPr>
  </w:style>
  <w:style w:type="paragraph" w:styleId="Heading2">
    <w:name w:val="heading 2"/>
    <w:basedOn w:val="Normal"/>
    <w:next w:val="Normal"/>
    <w:qFormat/>
    <w:rsid w:val="00421543"/>
    <w:pPr>
      <w:keepNext/>
      <w:spacing w:before="600" w:after="60"/>
      <w:outlineLvl w:val="1"/>
    </w:pPr>
    <w:rPr>
      <w:rFonts w:ascii="Tahoma" w:hAnsi="Tahoma" w:cs="Arial"/>
      <w:b/>
      <w:iCs/>
      <w:smallCaps/>
      <w:szCs w:val="28"/>
    </w:rPr>
  </w:style>
  <w:style w:type="paragraph" w:styleId="Heading3">
    <w:name w:val="heading 3"/>
    <w:basedOn w:val="Normal"/>
    <w:next w:val="Normal"/>
    <w:qFormat/>
    <w:rsid w:val="00421543"/>
    <w:pPr>
      <w:keepNext/>
      <w:spacing w:before="60" w:after="60"/>
      <w:outlineLvl w:val="2"/>
    </w:pPr>
    <w:rPr>
      <w:rFonts w:ascii="Tahoma" w:hAnsi="Tahoma" w:cs="Arial"/>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421543"/>
    <w:pPr>
      <w:tabs>
        <w:tab w:val="center" w:pos="4320"/>
        <w:tab w:val="right" w:pos="8640"/>
      </w:tabs>
    </w:pPr>
  </w:style>
  <w:style w:type="character" w:customStyle="1" w:styleId="1stLineChar">
    <w:name w:val="1st Line Char"/>
    <w:aliases w:val="Field label Char"/>
    <w:basedOn w:val="DefaultParagraphFont"/>
    <w:link w:val="1stLine"/>
    <w:rsid w:val="00421543"/>
    <w:rPr>
      <w:rFonts w:ascii="Tahoma" w:hAnsi="Tahoma"/>
      <w:b/>
      <w:sz w:val="18"/>
      <w:szCs w:val="22"/>
      <w:lang w:val="en-US" w:eastAsia="en-US" w:bidi="ar-SA"/>
    </w:rPr>
  </w:style>
  <w:style w:type="paragraph" w:customStyle="1" w:styleId="1stLine">
    <w:name w:val="1st Line"/>
    <w:aliases w:val="Field label"/>
    <w:basedOn w:val="Normal"/>
    <w:link w:val="1stLineChar"/>
    <w:rsid w:val="00421543"/>
    <w:pPr>
      <w:spacing w:before="240" w:after="60"/>
    </w:pPr>
    <w:rPr>
      <w:rFonts w:ascii="Tahoma" w:hAnsi="Tahoma"/>
      <w:b/>
      <w:sz w:val="18"/>
      <w:szCs w:val="22"/>
    </w:rPr>
  </w:style>
  <w:style w:type="paragraph" w:customStyle="1" w:styleId="ActionItems">
    <w:name w:val="Action Items"/>
    <w:basedOn w:val="Normal"/>
    <w:rsid w:val="00421543"/>
    <w:pPr>
      <w:numPr>
        <w:numId w:val="1"/>
      </w:numPr>
      <w:tabs>
        <w:tab w:val="left" w:pos="5040"/>
      </w:tabs>
      <w:spacing w:before="60" w:after="60"/>
    </w:pPr>
    <w:rPr>
      <w:rFonts w:cs="Arial"/>
    </w:rPr>
  </w:style>
  <w:style w:type="paragraph" w:styleId="BalloonText">
    <w:name w:val="Balloon Text"/>
    <w:basedOn w:val="Normal"/>
    <w:semiHidden/>
    <w:rsid w:val="00421543"/>
    <w:rPr>
      <w:rFonts w:ascii="Tahoma" w:hAnsi="Tahoma" w:cs="Tahoma"/>
      <w:sz w:val="16"/>
      <w:szCs w:val="16"/>
    </w:rPr>
  </w:style>
  <w:style w:type="paragraph" w:customStyle="1" w:styleId="FieldLabel">
    <w:name w:val="Field Label"/>
    <w:basedOn w:val="Normal"/>
    <w:link w:val="FieldLabelChar"/>
    <w:rsid w:val="00421543"/>
    <w:pPr>
      <w:spacing w:before="60" w:after="60"/>
    </w:pPr>
    <w:rPr>
      <w:rFonts w:ascii="Tahoma" w:hAnsi="Tahoma"/>
      <w:b/>
      <w:sz w:val="18"/>
      <w:szCs w:val="22"/>
    </w:rPr>
  </w:style>
  <w:style w:type="character" w:customStyle="1" w:styleId="FieldLabelChar">
    <w:name w:val="Field Label Char"/>
    <w:basedOn w:val="DefaultParagraphFont"/>
    <w:link w:val="FieldLabel"/>
    <w:rsid w:val="00421543"/>
    <w:rPr>
      <w:rFonts w:ascii="Tahoma" w:hAnsi="Tahoma"/>
      <w:b/>
      <w:sz w:val="18"/>
      <w:szCs w:val="22"/>
      <w:lang w:val="en-US" w:eastAsia="en-US" w:bidi="ar-SA"/>
    </w:rPr>
  </w:style>
  <w:style w:type="paragraph" w:customStyle="1" w:styleId="FieldText">
    <w:name w:val="Field Text"/>
    <w:basedOn w:val="Normal"/>
    <w:rsid w:val="00421543"/>
    <w:pPr>
      <w:spacing w:before="60" w:after="60"/>
    </w:pPr>
  </w:style>
  <w:style w:type="paragraph" w:styleId="Header">
    <w:name w:val="header"/>
    <w:basedOn w:val="Normal"/>
    <w:rsid w:val="00421543"/>
    <w:pPr>
      <w:tabs>
        <w:tab w:val="center" w:pos="4320"/>
        <w:tab w:val="right" w:pos="8640"/>
      </w:tabs>
    </w:pPr>
  </w:style>
  <w:style w:type="paragraph" w:customStyle="1" w:styleId="MeetingInformation">
    <w:name w:val="Meeting Information"/>
    <w:basedOn w:val="FieldText"/>
    <w:rsid w:val="00421543"/>
    <w:pPr>
      <w:spacing w:before="0" w:after="0"/>
      <w:ind w:left="990"/>
      <w:jc w:val="right"/>
    </w:pPr>
    <w:rPr>
      <w:rFonts w:ascii="Tahoma" w:hAnsi="Tahoma" w:cs="Arial"/>
      <w:b/>
      <w:sz w:val="18"/>
      <w:szCs w:val="24"/>
    </w:rPr>
  </w:style>
  <w:style w:type="character" w:styleId="PageNumber">
    <w:name w:val="page number"/>
    <w:basedOn w:val="DefaultParagraphFont"/>
    <w:rsid w:val="00421543"/>
  </w:style>
  <w:style w:type="character" w:styleId="Hyperlink">
    <w:name w:val="Hyperlink"/>
    <w:basedOn w:val="DefaultParagraphFont"/>
    <w:rsid w:val="009F7158"/>
    <w:rPr>
      <w:color w:val="0000FF"/>
      <w:u w:val="single"/>
    </w:rPr>
  </w:style>
  <w:style w:type="paragraph" w:styleId="NormalWeb">
    <w:name w:val="Normal (Web)"/>
    <w:basedOn w:val="Normal"/>
    <w:uiPriority w:val="99"/>
    <w:unhideWhenUsed/>
    <w:rsid w:val="009F7158"/>
    <w:pPr>
      <w:spacing w:before="100" w:beforeAutospacing="1" w:after="100" w:afterAutospacing="1"/>
    </w:pPr>
    <w:rPr>
      <w:bCs w:val="0"/>
      <w:snapToGrid/>
      <w:szCs w:val="24"/>
    </w:rPr>
  </w:style>
  <w:style w:type="character" w:styleId="FollowedHyperlink">
    <w:name w:val="FollowedHyperlink"/>
    <w:basedOn w:val="DefaultParagraphFont"/>
    <w:rsid w:val="009F7158"/>
    <w:rPr>
      <w:color w:val="800080" w:themeColor="followedHyperlink"/>
      <w:u w:val="single"/>
    </w:rPr>
  </w:style>
  <w:style w:type="character" w:styleId="CommentReference">
    <w:name w:val="annotation reference"/>
    <w:basedOn w:val="DefaultParagraphFont"/>
    <w:rsid w:val="008E6731"/>
    <w:rPr>
      <w:sz w:val="16"/>
      <w:szCs w:val="16"/>
    </w:rPr>
  </w:style>
  <w:style w:type="paragraph" w:styleId="CommentText">
    <w:name w:val="annotation text"/>
    <w:basedOn w:val="Normal"/>
    <w:link w:val="CommentTextChar"/>
    <w:rsid w:val="008E6731"/>
    <w:rPr>
      <w:sz w:val="20"/>
    </w:rPr>
  </w:style>
  <w:style w:type="character" w:customStyle="1" w:styleId="CommentTextChar">
    <w:name w:val="Comment Text Char"/>
    <w:basedOn w:val="DefaultParagraphFont"/>
    <w:link w:val="CommentText"/>
    <w:rsid w:val="008E6731"/>
    <w:rPr>
      <w:bCs/>
      <w:snapToGrid w:val="0"/>
    </w:rPr>
  </w:style>
  <w:style w:type="paragraph" w:styleId="CommentSubject">
    <w:name w:val="annotation subject"/>
    <w:basedOn w:val="CommentText"/>
    <w:next w:val="CommentText"/>
    <w:link w:val="CommentSubjectChar"/>
    <w:rsid w:val="008E6731"/>
    <w:rPr>
      <w:b/>
    </w:rPr>
  </w:style>
  <w:style w:type="character" w:customStyle="1" w:styleId="CommentSubjectChar">
    <w:name w:val="Comment Subject Char"/>
    <w:basedOn w:val="CommentTextChar"/>
    <w:link w:val="CommentSubject"/>
    <w:rsid w:val="008E6731"/>
    <w:rPr>
      <w:b/>
      <w:bCs/>
      <w:snapToGrid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7158"/>
    <w:rPr>
      <w:bCs/>
      <w:snapToGrid w:val="0"/>
      <w:sz w:val="24"/>
    </w:rPr>
  </w:style>
  <w:style w:type="paragraph" w:styleId="Heading1">
    <w:name w:val="heading 1"/>
    <w:basedOn w:val="Normal"/>
    <w:next w:val="Normal"/>
    <w:qFormat/>
    <w:rsid w:val="00421543"/>
    <w:pPr>
      <w:keepNext/>
      <w:spacing w:before="240" w:after="60"/>
      <w:outlineLvl w:val="0"/>
    </w:pPr>
    <w:rPr>
      <w:rFonts w:ascii="Tahoma" w:hAnsi="Tahoma" w:cs="Arial"/>
      <w:b/>
      <w:smallCaps/>
      <w:kern w:val="32"/>
      <w:sz w:val="40"/>
      <w:szCs w:val="40"/>
    </w:rPr>
  </w:style>
  <w:style w:type="paragraph" w:styleId="Heading2">
    <w:name w:val="heading 2"/>
    <w:basedOn w:val="Normal"/>
    <w:next w:val="Normal"/>
    <w:qFormat/>
    <w:rsid w:val="00421543"/>
    <w:pPr>
      <w:keepNext/>
      <w:spacing w:before="600" w:after="60"/>
      <w:outlineLvl w:val="1"/>
    </w:pPr>
    <w:rPr>
      <w:rFonts w:ascii="Tahoma" w:hAnsi="Tahoma" w:cs="Arial"/>
      <w:b/>
      <w:iCs/>
      <w:smallCaps/>
      <w:szCs w:val="28"/>
    </w:rPr>
  </w:style>
  <w:style w:type="paragraph" w:styleId="Heading3">
    <w:name w:val="heading 3"/>
    <w:basedOn w:val="Normal"/>
    <w:next w:val="Normal"/>
    <w:qFormat/>
    <w:rsid w:val="00421543"/>
    <w:pPr>
      <w:keepNext/>
      <w:spacing w:before="60" w:after="60"/>
      <w:outlineLvl w:val="2"/>
    </w:pPr>
    <w:rPr>
      <w:rFonts w:ascii="Tahoma" w:hAnsi="Tahoma" w:cs="Arial"/>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421543"/>
    <w:pPr>
      <w:tabs>
        <w:tab w:val="center" w:pos="4320"/>
        <w:tab w:val="right" w:pos="8640"/>
      </w:tabs>
    </w:pPr>
  </w:style>
  <w:style w:type="character" w:customStyle="1" w:styleId="1stLineChar">
    <w:name w:val="1st Line Char"/>
    <w:aliases w:val="Field label Char"/>
    <w:basedOn w:val="DefaultParagraphFont"/>
    <w:link w:val="1stLine"/>
    <w:rsid w:val="00421543"/>
    <w:rPr>
      <w:rFonts w:ascii="Tahoma" w:hAnsi="Tahoma"/>
      <w:b/>
      <w:sz w:val="18"/>
      <w:szCs w:val="22"/>
      <w:lang w:val="en-US" w:eastAsia="en-US" w:bidi="ar-SA"/>
    </w:rPr>
  </w:style>
  <w:style w:type="paragraph" w:customStyle="1" w:styleId="1stLine">
    <w:name w:val="1st Line"/>
    <w:aliases w:val="Field label"/>
    <w:basedOn w:val="Normal"/>
    <w:link w:val="1stLineChar"/>
    <w:rsid w:val="00421543"/>
    <w:pPr>
      <w:spacing w:before="240" w:after="60"/>
    </w:pPr>
    <w:rPr>
      <w:rFonts w:ascii="Tahoma" w:hAnsi="Tahoma"/>
      <w:b/>
      <w:sz w:val="18"/>
      <w:szCs w:val="22"/>
    </w:rPr>
  </w:style>
  <w:style w:type="paragraph" w:customStyle="1" w:styleId="ActionItems">
    <w:name w:val="Action Items"/>
    <w:basedOn w:val="Normal"/>
    <w:rsid w:val="00421543"/>
    <w:pPr>
      <w:numPr>
        <w:numId w:val="1"/>
      </w:numPr>
      <w:tabs>
        <w:tab w:val="left" w:pos="5040"/>
      </w:tabs>
      <w:spacing w:before="60" w:after="60"/>
    </w:pPr>
    <w:rPr>
      <w:rFonts w:cs="Arial"/>
    </w:rPr>
  </w:style>
  <w:style w:type="paragraph" w:styleId="BalloonText">
    <w:name w:val="Balloon Text"/>
    <w:basedOn w:val="Normal"/>
    <w:semiHidden/>
    <w:rsid w:val="00421543"/>
    <w:rPr>
      <w:rFonts w:ascii="Tahoma" w:hAnsi="Tahoma" w:cs="Tahoma"/>
      <w:sz w:val="16"/>
      <w:szCs w:val="16"/>
    </w:rPr>
  </w:style>
  <w:style w:type="paragraph" w:customStyle="1" w:styleId="FieldLabel">
    <w:name w:val="Field Label"/>
    <w:basedOn w:val="Normal"/>
    <w:link w:val="FieldLabelChar"/>
    <w:rsid w:val="00421543"/>
    <w:pPr>
      <w:spacing w:before="60" w:after="60"/>
    </w:pPr>
    <w:rPr>
      <w:rFonts w:ascii="Tahoma" w:hAnsi="Tahoma"/>
      <w:b/>
      <w:sz w:val="18"/>
      <w:szCs w:val="22"/>
    </w:rPr>
  </w:style>
  <w:style w:type="character" w:customStyle="1" w:styleId="FieldLabelChar">
    <w:name w:val="Field Label Char"/>
    <w:basedOn w:val="DefaultParagraphFont"/>
    <w:link w:val="FieldLabel"/>
    <w:rsid w:val="00421543"/>
    <w:rPr>
      <w:rFonts w:ascii="Tahoma" w:hAnsi="Tahoma"/>
      <w:b/>
      <w:sz w:val="18"/>
      <w:szCs w:val="22"/>
      <w:lang w:val="en-US" w:eastAsia="en-US" w:bidi="ar-SA"/>
    </w:rPr>
  </w:style>
  <w:style w:type="paragraph" w:customStyle="1" w:styleId="FieldText">
    <w:name w:val="Field Text"/>
    <w:basedOn w:val="Normal"/>
    <w:rsid w:val="00421543"/>
    <w:pPr>
      <w:spacing w:before="60" w:after="60"/>
    </w:pPr>
  </w:style>
  <w:style w:type="paragraph" w:styleId="Header">
    <w:name w:val="header"/>
    <w:basedOn w:val="Normal"/>
    <w:rsid w:val="00421543"/>
    <w:pPr>
      <w:tabs>
        <w:tab w:val="center" w:pos="4320"/>
        <w:tab w:val="right" w:pos="8640"/>
      </w:tabs>
    </w:pPr>
  </w:style>
  <w:style w:type="paragraph" w:customStyle="1" w:styleId="MeetingInformation">
    <w:name w:val="Meeting Information"/>
    <w:basedOn w:val="FieldText"/>
    <w:rsid w:val="00421543"/>
    <w:pPr>
      <w:spacing w:before="0" w:after="0"/>
      <w:ind w:left="990"/>
      <w:jc w:val="right"/>
    </w:pPr>
    <w:rPr>
      <w:rFonts w:ascii="Tahoma" w:hAnsi="Tahoma" w:cs="Arial"/>
      <w:b/>
      <w:sz w:val="18"/>
      <w:szCs w:val="24"/>
    </w:rPr>
  </w:style>
  <w:style w:type="character" w:styleId="PageNumber">
    <w:name w:val="page number"/>
    <w:basedOn w:val="DefaultParagraphFont"/>
    <w:rsid w:val="00421543"/>
  </w:style>
  <w:style w:type="character" w:styleId="Hyperlink">
    <w:name w:val="Hyperlink"/>
    <w:basedOn w:val="DefaultParagraphFont"/>
    <w:rsid w:val="009F7158"/>
    <w:rPr>
      <w:color w:val="0000FF"/>
      <w:u w:val="single"/>
    </w:rPr>
  </w:style>
  <w:style w:type="paragraph" w:styleId="NormalWeb">
    <w:name w:val="Normal (Web)"/>
    <w:basedOn w:val="Normal"/>
    <w:uiPriority w:val="99"/>
    <w:unhideWhenUsed/>
    <w:rsid w:val="009F7158"/>
    <w:pPr>
      <w:spacing w:before="100" w:beforeAutospacing="1" w:after="100" w:afterAutospacing="1"/>
    </w:pPr>
    <w:rPr>
      <w:bCs w:val="0"/>
      <w:snapToGrid/>
      <w:szCs w:val="24"/>
    </w:rPr>
  </w:style>
  <w:style w:type="character" w:styleId="FollowedHyperlink">
    <w:name w:val="FollowedHyperlink"/>
    <w:basedOn w:val="DefaultParagraphFont"/>
    <w:rsid w:val="009F7158"/>
    <w:rPr>
      <w:color w:val="800080" w:themeColor="followedHyperlink"/>
      <w:u w:val="single"/>
    </w:rPr>
  </w:style>
  <w:style w:type="character" w:styleId="CommentReference">
    <w:name w:val="annotation reference"/>
    <w:basedOn w:val="DefaultParagraphFont"/>
    <w:rsid w:val="008E6731"/>
    <w:rPr>
      <w:sz w:val="16"/>
      <w:szCs w:val="16"/>
    </w:rPr>
  </w:style>
  <w:style w:type="paragraph" w:styleId="CommentText">
    <w:name w:val="annotation text"/>
    <w:basedOn w:val="Normal"/>
    <w:link w:val="CommentTextChar"/>
    <w:rsid w:val="008E6731"/>
    <w:rPr>
      <w:sz w:val="20"/>
    </w:rPr>
  </w:style>
  <w:style w:type="character" w:customStyle="1" w:styleId="CommentTextChar">
    <w:name w:val="Comment Text Char"/>
    <w:basedOn w:val="DefaultParagraphFont"/>
    <w:link w:val="CommentText"/>
    <w:rsid w:val="008E6731"/>
    <w:rPr>
      <w:bCs/>
      <w:snapToGrid w:val="0"/>
    </w:rPr>
  </w:style>
  <w:style w:type="paragraph" w:styleId="CommentSubject">
    <w:name w:val="annotation subject"/>
    <w:basedOn w:val="CommentText"/>
    <w:next w:val="CommentText"/>
    <w:link w:val="CommentSubjectChar"/>
    <w:rsid w:val="008E6731"/>
    <w:rPr>
      <w:b/>
    </w:rPr>
  </w:style>
  <w:style w:type="character" w:customStyle="1" w:styleId="CommentSubjectChar">
    <w:name w:val="Comment Subject Char"/>
    <w:basedOn w:val="CommentTextChar"/>
    <w:link w:val="CommentSubject"/>
    <w:rsid w:val="008E6731"/>
    <w:rPr>
      <w:b/>
      <w:bCs/>
      <w:snapToGrid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helpguide.org"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medicare.gov/NHCompar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healthgrades.com" TargetMode="Externa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hyperlink" Target="http://www.hospitalcompare.hhs.gov" TargetMode="External"/><Relationship Id="rId4" Type="http://schemas.openxmlformats.org/officeDocument/2006/relationships/settings" Target="settings.xml"/><Relationship Id="rId9" Type="http://schemas.openxmlformats.org/officeDocument/2006/relationships/hyperlink" Target="http://www.jcaho.org" TargetMode="External"/><Relationship Id="rId14" Type="http://schemas.openxmlformats.org/officeDocument/2006/relationships/hyperlink" Target="http://www.helpguid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MatherLifeWays</Company>
  <LinksUpToDate>false</LinksUpToDate>
  <CharactersWithSpaces>4570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lhollinger-smith</dc:creator>
  <cp:lastModifiedBy>rnicholson</cp:lastModifiedBy>
  <cp:revision>2</cp:revision>
  <dcterms:created xsi:type="dcterms:W3CDTF">2013-11-19T22:10:00Z</dcterms:created>
  <dcterms:modified xsi:type="dcterms:W3CDTF">2013-11-19T22:10:00Z</dcterms:modified>
</cp:coreProperties>
</file>